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11353" w14:textId="5A19ECEA" w:rsidR="003D2FEE" w:rsidRDefault="00C142A3" w:rsidP="00C142A3">
      <w:pPr>
        <w:pStyle w:val="1"/>
        <w:jc w:val="center"/>
      </w:pPr>
      <w:r>
        <w:rPr>
          <w:rFonts w:hint="eastAsia"/>
        </w:rPr>
        <w:t>新闻发布系统</w:t>
      </w:r>
    </w:p>
    <w:p w14:paraId="4A4F2813" w14:textId="77777777" w:rsidR="00C142A3" w:rsidRPr="0076574D" w:rsidRDefault="00C142A3" w:rsidP="0076574D">
      <w:pPr>
        <w:pStyle w:val="2"/>
      </w:pPr>
      <w:r w:rsidRPr="0076574D">
        <w:rPr>
          <w:rFonts w:hint="eastAsia"/>
        </w:rPr>
        <w:t>页面</w:t>
      </w:r>
    </w:p>
    <w:p w14:paraId="59C14155" w14:textId="46428B0A" w:rsidR="00C142A3" w:rsidRPr="0076574D" w:rsidRDefault="00C142A3" w:rsidP="00C142A3">
      <w:pPr>
        <w:pStyle w:val="a7"/>
        <w:ind w:left="840" w:firstLineChars="0" w:firstLine="0"/>
        <w:rPr>
          <w:sz w:val="28"/>
          <w:szCs w:val="32"/>
        </w:rPr>
      </w:pPr>
      <w:r w:rsidRPr="0076574D">
        <w:rPr>
          <w:rFonts w:hint="eastAsia"/>
          <w:sz w:val="28"/>
          <w:szCs w:val="32"/>
        </w:rPr>
        <w:t>新闻列表页（</w:t>
      </w:r>
      <w:r w:rsidRPr="0076574D">
        <w:rPr>
          <w:rFonts w:hint="eastAsia"/>
          <w:sz w:val="28"/>
          <w:szCs w:val="32"/>
        </w:rPr>
        <w:t>index.php</w:t>
      </w:r>
      <w:r w:rsidRPr="0076574D">
        <w:rPr>
          <w:rFonts w:hint="eastAsia"/>
          <w:sz w:val="28"/>
          <w:szCs w:val="32"/>
        </w:rPr>
        <w:t>）</w:t>
      </w:r>
    </w:p>
    <w:p w14:paraId="65F45150" w14:textId="77777777" w:rsidR="00C142A3" w:rsidRPr="0076574D" w:rsidRDefault="00C142A3" w:rsidP="00C142A3">
      <w:pPr>
        <w:pStyle w:val="a7"/>
        <w:ind w:left="840" w:firstLineChars="0" w:firstLine="0"/>
        <w:rPr>
          <w:sz w:val="20"/>
          <w:szCs w:val="21"/>
        </w:rPr>
      </w:pPr>
      <w:r>
        <w:rPr>
          <w:rFonts w:hint="eastAsia"/>
        </w:rPr>
        <w:tab/>
      </w:r>
      <w:r w:rsidRPr="0076574D">
        <w:rPr>
          <w:rFonts w:hint="eastAsia"/>
          <w:sz w:val="24"/>
          <w:szCs w:val="28"/>
        </w:rPr>
        <w:t>功能</w:t>
      </w:r>
      <w:r w:rsidRPr="0076574D">
        <w:rPr>
          <w:rFonts w:hint="eastAsia"/>
          <w:sz w:val="24"/>
          <w:szCs w:val="28"/>
        </w:rPr>
        <w:t xml:space="preserve"> </w:t>
      </w:r>
      <w:r w:rsidRPr="0076574D">
        <w:rPr>
          <w:rFonts w:hint="eastAsia"/>
          <w:sz w:val="24"/>
          <w:szCs w:val="28"/>
        </w:rPr>
        <w:t>从数据库获取新闻数据并显示</w:t>
      </w:r>
    </w:p>
    <w:p w14:paraId="68E0586E" w14:textId="1B99EBC3" w:rsidR="00C142A3" w:rsidRPr="0076574D" w:rsidRDefault="00C142A3" w:rsidP="00C142A3">
      <w:pPr>
        <w:pStyle w:val="a7"/>
        <w:ind w:left="840" w:firstLineChars="0" w:firstLine="0"/>
        <w:rPr>
          <w:sz w:val="28"/>
          <w:szCs w:val="32"/>
        </w:rPr>
      </w:pPr>
      <w:r w:rsidRPr="0076574D">
        <w:rPr>
          <w:rFonts w:hint="eastAsia"/>
          <w:sz w:val="28"/>
          <w:szCs w:val="32"/>
        </w:rPr>
        <w:t>后台控制页（</w:t>
      </w:r>
      <w:r w:rsidRPr="0076574D">
        <w:rPr>
          <w:rFonts w:hint="eastAsia"/>
          <w:sz w:val="28"/>
          <w:szCs w:val="32"/>
        </w:rPr>
        <w:t>admin.php</w:t>
      </w:r>
      <w:r w:rsidRPr="0076574D">
        <w:rPr>
          <w:rFonts w:hint="eastAsia"/>
          <w:sz w:val="28"/>
          <w:szCs w:val="32"/>
        </w:rPr>
        <w:t>）</w:t>
      </w:r>
    </w:p>
    <w:p w14:paraId="01AD6329" w14:textId="77777777" w:rsidR="00C142A3" w:rsidRPr="0076574D" w:rsidRDefault="00C142A3" w:rsidP="00C142A3">
      <w:pPr>
        <w:pStyle w:val="a7"/>
        <w:ind w:left="840" w:firstLineChars="0" w:firstLine="0"/>
        <w:rPr>
          <w:sz w:val="24"/>
          <w:szCs w:val="28"/>
        </w:rPr>
      </w:pPr>
      <w:r w:rsidRPr="0076574D">
        <w:rPr>
          <w:rFonts w:hint="eastAsia"/>
          <w:sz w:val="24"/>
          <w:szCs w:val="28"/>
        </w:rPr>
        <w:tab/>
      </w:r>
      <w:r w:rsidRPr="0076574D">
        <w:rPr>
          <w:rFonts w:hint="eastAsia"/>
          <w:sz w:val="24"/>
          <w:szCs w:val="28"/>
        </w:rPr>
        <w:t>功能</w:t>
      </w:r>
      <w:r w:rsidRPr="0076574D">
        <w:rPr>
          <w:rFonts w:hint="eastAsia"/>
          <w:sz w:val="24"/>
          <w:szCs w:val="28"/>
        </w:rPr>
        <w:t xml:space="preserve"> </w:t>
      </w:r>
      <w:r w:rsidRPr="0076574D">
        <w:rPr>
          <w:rFonts w:hint="eastAsia"/>
          <w:sz w:val="24"/>
          <w:szCs w:val="28"/>
        </w:rPr>
        <w:t>对新闻的增删改查</w:t>
      </w:r>
    </w:p>
    <w:p w14:paraId="73C1BE49" w14:textId="61EC2F1F" w:rsidR="00C142A3" w:rsidRPr="0076574D" w:rsidRDefault="00C142A3" w:rsidP="00C142A3">
      <w:pPr>
        <w:pStyle w:val="a7"/>
        <w:ind w:left="840" w:firstLineChars="0" w:firstLine="0"/>
        <w:rPr>
          <w:sz w:val="28"/>
          <w:szCs w:val="32"/>
        </w:rPr>
      </w:pPr>
      <w:r w:rsidRPr="0076574D">
        <w:rPr>
          <w:rFonts w:hint="eastAsia"/>
          <w:sz w:val="28"/>
          <w:szCs w:val="32"/>
        </w:rPr>
        <w:t>新闻展示页（</w:t>
      </w:r>
      <w:r w:rsidRPr="0076574D">
        <w:rPr>
          <w:rFonts w:hint="eastAsia"/>
          <w:sz w:val="28"/>
          <w:szCs w:val="32"/>
        </w:rPr>
        <w:t>new.php</w:t>
      </w:r>
      <w:r w:rsidRPr="0076574D">
        <w:rPr>
          <w:rFonts w:hint="eastAsia"/>
          <w:sz w:val="28"/>
          <w:szCs w:val="32"/>
        </w:rPr>
        <w:t>）</w:t>
      </w:r>
    </w:p>
    <w:p w14:paraId="2B444979" w14:textId="7652E21F" w:rsidR="008E4FCE" w:rsidRPr="0076574D" w:rsidRDefault="00C142A3" w:rsidP="0076574D">
      <w:pPr>
        <w:pStyle w:val="a7"/>
        <w:ind w:left="840" w:firstLineChars="0" w:firstLine="0"/>
        <w:rPr>
          <w:sz w:val="24"/>
          <w:szCs w:val="28"/>
        </w:rPr>
      </w:pPr>
      <w:r>
        <w:rPr>
          <w:rFonts w:hint="eastAsia"/>
        </w:rPr>
        <w:tab/>
      </w:r>
      <w:r w:rsidRPr="0076574D">
        <w:rPr>
          <w:rFonts w:hint="eastAsia"/>
          <w:sz w:val="24"/>
          <w:szCs w:val="28"/>
        </w:rPr>
        <w:t>功能</w:t>
      </w:r>
      <w:r w:rsidRPr="0076574D">
        <w:rPr>
          <w:rFonts w:hint="eastAsia"/>
          <w:sz w:val="24"/>
          <w:szCs w:val="28"/>
        </w:rPr>
        <w:t xml:space="preserve"> </w:t>
      </w:r>
      <w:r w:rsidRPr="0076574D">
        <w:rPr>
          <w:rFonts w:hint="eastAsia"/>
          <w:sz w:val="24"/>
          <w:szCs w:val="28"/>
        </w:rPr>
        <w:t>展示新闻详细信息</w:t>
      </w:r>
    </w:p>
    <w:p w14:paraId="75C36A64" w14:textId="4EE60360" w:rsidR="00E66F65" w:rsidRPr="007A3E33" w:rsidRDefault="00E66F65" w:rsidP="0076574D">
      <w:pPr>
        <w:pStyle w:val="2"/>
        <w:rPr>
          <w:sz w:val="44"/>
          <w:szCs w:val="36"/>
        </w:rPr>
      </w:pPr>
      <w:r w:rsidRPr="007A3E33">
        <w:rPr>
          <w:rFonts w:hint="eastAsia"/>
        </w:rPr>
        <w:t>草图展示</w:t>
      </w:r>
    </w:p>
    <w:p w14:paraId="64D56A73" w14:textId="77777777" w:rsidR="00C42E65" w:rsidRPr="0076574D" w:rsidRDefault="00C42E65" w:rsidP="00120860">
      <w:pPr>
        <w:pStyle w:val="3"/>
      </w:pPr>
      <w:r>
        <w:rPr>
          <w:rFonts w:hint="eastAsia"/>
        </w:rPr>
        <w:tab/>
      </w:r>
      <w:r w:rsidRPr="0076574D">
        <w:rPr>
          <w:rFonts w:hint="eastAsia"/>
        </w:rPr>
        <w:t>新闻列表</w:t>
      </w:r>
    </w:p>
    <w:p w14:paraId="3DAD67CE" w14:textId="44F50B28" w:rsidR="00C42E65" w:rsidRDefault="00823395" w:rsidP="00120860">
      <w:pPr>
        <w:pStyle w:val="a7"/>
        <w:ind w:left="420" w:firstLineChars="0" w:firstLine="0"/>
      </w:pPr>
      <w:r w:rsidRPr="0076574D">
        <w:rPr>
          <w:noProof/>
          <w:bdr w:val="single" w:sz="4" w:space="0" w:color="auto"/>
        </w:rPr>
        <w:drawing>
          <wp:inline distT="0" distB="0" distL="0" distR="0" wp14:anchorId="54770112" wp14:editId="60542DB6">
            <wp:extent cx="4692235" cy="4123885"/>
            <wp:effectExtent l="19050" t="19050" r="133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033" cy="4132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B3F52" w14:textId="7D2792C7" w:rsidR="00C42E65" w:rsidRPr="0076574D" w:rsidRDefault="00C42E65" w:rsidP="00120860">
      <w:pPr>
        <w:pStyle w:val="3"/>
      </w:pPr>
      <w:r w:rsidRPr="0076574D">
        <w:rPr>
          <w:rFonts w:hint="eastAsia"/>
        </w:rPr>
        <w:lastRenderedPageBreak/>
        <w:t>后台控制页</w:t>
      </w:r>
    </w:p>
    <w:p w14:paraId="5998B378" w14:textId="07B9DD5E" w:rsidR="0070368B" w:rsidRDefault="0070368B" w:rsidP="00C142A3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9D31BF6" wp14:editId="0885D09A">
            <wp:extent cx="7411072" cy="5685186"/>
            <wp:effectExtent l="24447" t="13653" r="24448" b="24447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html.ph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9131" cy="5714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9E772" w14:textId="77777777" w:rsidR="0039395C" w:rsidRPr="0076574D" w:rsidRDefault="0039395C" w:rsidP="00120860">
      <w:pPr>
        <w:pStyle w:val="3"/>
      </w:pPr>
      <w:r w:rsidRPr="0076574D">
        <w:rPr>
          <w:rFonts w:hint="eastAsia"/>
        </w:rPr>
        <w:lastRenderedPageBreak/>
        <w:t>新闻展示</w:t>
      </w:r>
    </w:p>
    <w:p w14:paraId="34B060F4" w14:textId="7CDB1025" w:rsidR="0070368B" w:rsidRDefault="00921A55" w:rsidP="00C142A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3DE235F" wp14:editId="29CDBE3F">
            <wp:extent cx="4670474" cy="4659228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55" cy="466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9991" w14:textId="384CFEE3" w:rsidR="00360371" w:rsidRPr="0076574D" w:rsidRDefault="00360371" w:rsidP="0076574D">
      <w:pPr>
        <w:pStyle w:val="2"/>
      </w:pPr>
      <w:r w:rsidRPr="0076574D">
        <w:rPr>
          <w:rFonts w:hint="eastAsia"/>
        </w:rPr>
        <w:t>数据库设计</w:t>
      </w:r>
    </w:p>
    <w:p w14:paraId="4128F72A" w14:textId="6C26D66A" w:rsidR="00360371" w:rsidRPr="0076574D" w:rsidRDefault="00434390" w:rsidP="00120860">
      <w:pPr>
        <w:pStyle w:val="3"/>
      </w:pPr>
      <w:r w:rsidRPr="0076574D">
        <w:t>News_list</w:t>
      </w:r>
    </w:p>
    <w:tbl>
      <w:tblPr>
        <w:tblStyle w:val="aa"/>
        <w:tblW w:w="7951" w:type="dxa"/>
        <w:tblInd w:w="780" w:type="dxa"/>
        <w:tblLook w:val="04A0" w:firstRow="1" w:lastRow="0" w:firstColumn="1" w:lastColumn="0" w:noHBand="0" w:noVBand="1"/>
      </w:tblPr>
      <w:tblGrid>
        <w:gridCol w:w="1880"/>
        <w:gridCol w:w="1276"/>
        <w:gridCol w:w="4795"/>
      </w:tblGrid>
      <w:tr w:rsidR="00E734B0" w14:paraId="25AEEE58" w14:textId="77777777" w:rsidTr="00E734B0">
        <w:trPr>
          <w:trHeight w:val="191"/>
        </w:trPr>
        <w:tc>
          <w:tcPr>
            <w:tcW w:w="1880" w:type="dxa"/>
          </w:tcPr>
          <w:p w14:paraId="5B9ED588" w14:textId="77777777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276" w:type="dxa"/>
          </w:tcPr>
          <w:p w14:paraId="7772A2FC" w14:textId="77777777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4795" w:type="dxa"/>
          </w:tcPr>
          <w:p w14:paraId="03E3A2EC" w14:textId="77777777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E734B0" w14:paraId="3B6A783B" w14:textId="77777777" w:rsidTr="00E734B0">
        <w:trPr>
          <w:trHeight w:val="191"/>
        </w:trPr>
        <w:tc>
          <w:tcPr>
            <w:tcW w:w="1880" w:type="dxa"/>
          </w:tcPr>
          <w:p w14:paraId="42FA64E9" w14:textId="77777777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id</w:t>
            </w:r>
          </w:p>
        </w:tc>
        <w:tc>
          <w:tcPr>
            <w:tcW w:w="1276" w:type="dxa"/>
          </w:tcPr>
          <w:p w14:paraId="1AFE084D" w14:textId="77777777" w:rsidR="00E734B0" w:rsidRDefault="00E734B0" w:rsidP="00360371">
            <w:pPr>
              <w:pStyle w:val="a7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795" w:type="dxa"/>
          </w:tcPr>
          <w:p w14:paraId="1E913AA8" w14:textId="158FE5F3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默认时间戳</w:t>
            </w:r>
          </w:p>
        </w:tc>
      </w:tr>
      <w:tr w:rsidR="00E734B0" w14:paraId="2BF8AA77" w14:textId="77777777" w:rsidTr="00E734B0">
        <w:trPr>
          <w:trHeight w:val="200"/>
        </w:trPr>
        <w:tc>
          <w:tcPr>
            <w:tcW w:w="1880" w:type="dxa"/>
          </w:tcPr>
          <w:p w14:paraId="7E933C02" w14:textId="7174A208" w:rsidR="00E734B0" w:rsidRDefault="00E734B0" w:rsidP="008567EF">
            <w:pPr>
              <w:pStyle w:val="a7"/>
              <w:ind w:firstLineChars="0" w:firstLine="0"/>
            </w:pPr>
            <w:r>
              <w:t>N</w:t>
            </w:r>
            <w:r>
              <w:rPr>
                <w:rFonts w:hint="eastAsia"/>
              </w:rPr>
              <w:t>ew</w:t>
            </w:r>
            <w:r>
              <w:t>s_title</w:t>
            </w:r>
          </w:p>
        </w:tc>
        <w:tc>
          <w:tcPr>
            <w:tcW w:w="1276" w:type="dxa"/>
          </w:tcPr>
          <w:p w14:paraId="71720AFD" w14:textId="77777777" w:rsidR="00E734B0" w:rsidRDefault="00E734B0" w:rsidP="00360371">
            <w:pPr>
              <w:pStyle w:val="a7"/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4795" w:type="dxa"/>
          </w:tcPr>
          <w:p w14:paraId="3F1C8C43" w14:textId="2AAD69D8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主键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新闻标题</w:t>
            </w:r>
          </w:p>
        </w:tc>
      </w:tr>
      <w:tr w:rsidR="00E734B0" w14:paraId="1F98C2CA" w14:textId="77777777" w:rsidTr="00E734B0">
        <w:trPr>
          <w:trHeight w:val="191"/>
        </w:trPr>
        <w:tc>
          <w:tcPr>
            <w:tcW w:w="1880" w:type="dxa"/>
          </w:tcPr>
          <w:p w14:paraId="7DB05C63" w14:textId="227911DE" w:rsidR="00E734B0" w:rsidRDefault="00E734B0" w:rsidP="00001BEE">
            <w:pPr>
              <w:pStyle w:val="a7"/>
              <w:ind w:firstLineChars="0" w:firstLine="0"/>
            </w:pPr>
            <w:r>
              <w:t>News_</w:t>
            </w:r>
            <w:r w:rsidRPr="00946887">
              <w:t>author</w:t>
            </w:r>
          </w:p>
        </w:tc>
        <w:tc>
          <w:tcPr>
            <w:tcW w:w="1276" w:type="dxa"/>
          </w:tcPr>
          <w:p w14:paraId="71D534E7" w14:textId="77777777" w:rsidR="00E734B0" w:rsidRDefault="00E734B0" w:rsidP="00360371">
            <w:pPr>
              <w:pStyle w:val="a7"/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4795" w:type="dxa"/>
          </w:tcPr>
          <w:p w14:paraId="1B5B7456" w14:textId="3D026BBB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新闻作者</w:t>
            </w:r>
          </w:p>
        </w:tc>
      </w:tr>
      <w:tr w:rsidR="00E734B0" w14:paraId="47063422" w14:textId="77777777" w:rsidTr="00E734B0">
        <w:trPr>
          <w:trHeight w:val="191"/>
        </w:trPr>
        <w:tc>
          <w:tcPr>
            <w:tcW w:w="1880" w:type="dxa"/>
          </w:tcPr>
          <w:p w14:paraId="42758750" w14:textId="24DA9AE2" w:rsidR="00E734B0" w:rsidRPr="00946887" w:rsidRDefault="00D15D4B" w:rsidP="00360371">
            <w:pPr>
              <w:pStyle w:val="a7"/>
              <w:ind w:firstLineChars="0" w:firstLine="0"/>
            </w:pPr>
            <w:hyperlink r:id="rId11" w:anchor="keyfrom=E2Ctranslation" w:history="1">
              <w:r w:rsidR="00E734B0" w:rsidRPr="00946887">
                <w:rPr>
                  <w:rStyle w:val="ac"/>
                  <w:rFonts w:ascii="Arial" w:hAnsi="Arial" w:cs="Arial"/>
                  <w:color w:val="auto"/>
                  <w:szCs w:val="21"/>
                  <w:u w:val="none"/>
                  <w:shd w:val="clear" w:color="auto" w:fill="FCFCFE"/>
                </w:rPr>
                <w:t>release</w:t>
              </w:r>
              <w:r w:rsidR="00E734B0" w:rsidRPr="00946887">
                <w:rPr>
                  <w:rStyle w:val="ac"/>
                  <w:rFonts w:ascii="Arial" w:hAnsi="Arial" w:cs="Arial" w:hint="eastAsia"/>
                  <w:color w:val="auto"/>
                  <w:szCs w:val="21"/>
                  <w:u w:val="none"/>
                  <w:shd w:val="clear" w:color="auto" w:fill="FCFCFE"/>
                </w:rPr>
                <w:t>_</w:t>
              </w:r>
              <w:r w:rsidR="00E734B0" w:rsidRPr="00946887">
                <w:rPr>
                  <w:rStyle w:val="ac"/>
                  <w:rFonts w:ascii="Arial" w:hAnsi="Arial" w:cs="Arial"/>
                  <w:color w:val="auto"/>
                  <w:szCs w:val="21"/>
                  <w:u w:val="none"/>
                  <w:shd w:val="clear" w:color="auto" w:fill="FCFCFE"/>
                </w:rPr>
                <w:t>time</w:t>
              </w:r>
            </w:hyperlink>
          </w:p>
        </w:tc>
        <w:tc>
          <w:tcPr>
            <w:tcW w:w="1276" w:type="dxa"/>
          </w:tcPr>
          <w:p w14:paraId="31D4F04A" w14:textId="77777777" w:rsidR="00E734B0" w:rsidRDefault="00E734B0" w:rsidP="00360371">
            <w:pPr>
              <w:pStyle w:val="a7"/>
              <w:ind w:firstLineChars="0" w:firstLine="0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4795" w:type="dxa"/>
          </w:tcPr>
          <w:p w14:paraId="511313C2" w14:textId="1E1FA163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发布时间</w:t>
            </w:r>
            <w:r>
              <w:t>Y</w:t>
            </w:r>
            <w:r>
              <w:rPr>
                <w:rFonts w:hint="eastAsia"/>
              </w:rPr>
              <w:t>y/dd/mm hh:mmss</w:t>
            </w:r>
          </w:p>
        </w:tc>
      </w:tr>
      <w:tr w:rsidR="00E734B0" w14:paraId="080CF8C4" w14:textId="77777777" w:rsidTr="00E734B0">
        <w:trPr>
          <w:trHeight w:val="210"/>
        </w:trPr>
        <w:tc>
          <w:tcPr>
            <w:tcW w:w="1880" w:type="dxa"/>
          </w:tcPr>
          <w:p w14:paraId="540AE9E5" w14:textId="3C4A53AA" w:rsidR="00E734B0" w:rsidRPr="00946887" w:rsidRDefault="00D15D4B" w:rsidP="00733D6A">
            <w:pPr>
              <w:pStyle w:val="a7"/>
              <w:ind w:firstLineChars="0" w:firstLine="0"/>
            </w:pPr>
            <w:hyperlink r:id="rId12" w:anchor="keyfrom=E2Ctranslation" w:history="1">
              <w:r w:rsidR="00E734B0" w:rsidRPr="00946887">
                <w:rPr>
                  <w:rStyle w:val="ac"/>
                  <w:rFonts w:ascii="Arial" w:hAnsi="Arial" w:cs="Arial"/>
                  <w:b/>
                  <w:bCs/>
                  <w:color w:val="auto"/>
                  <w:szCs w:val="21"/>
                  <w:u w:val="none"/>
                  <w:shd w:val="clear" w:color="auto" w:fill="FCFCFE"/>
                </w:rPr>
                <w:t>news</w:t>
              </w:r>
              <w:r w:rsidR="00E734B0">
                <w:rPr>
                  <w:rStyle w:val="ac"/>
                  <w:rFonts w:ascii="Arial" w:hAnsi="Arial" w:cs="Arial"/>
                  <w:b/>
                  <w:bCs/>
                  <w:color w:val="auto"/>
                  <w:szCs w:val="21"/>
                  <w:u w:val="none"/>
                  <w:shd w:val="clear" w:color="auto" w:fill="FCFCFE"/>
                </w:rPr>
                <w:t>_</w:t>
              </w:r>
              <w:r w:rsidR="00E734B0" w:rsidRPr="00946887">
                <w:rPr>
                  <w:rStyle w:val="ac"/>
                  <w:rFonts w:ascii="Arial" w:hAnsi="Arial" w:cs="Arial"/>
                  <w:b/>
                  <w:bCs/>
                  <w:color w:val="auto"/>
                  <w:szCs w:val="21"/>
                  <w:u w:val="none"/>
                  <w:shd w:val="clear" w:color="auto" w:fill="FCFCFE"/>
                </w:rPr>
                <w:t>content</w:t>
              </w:r>
            </w:hyperlink>
          </w:p>
        </w:tc>
        <w:tc>
          <w:tcPr>
            <w:tcW w:w="1276" w:type="dxa"/>
          </w:tcPr>
          <w:p w14:paraId="41BBE576" w14:textId="77777777" w:rsidR="00E734B0" w:rsidRDefault="00E734B0" w:rsidP="00360371">
            <w:pPr>
              <w:pStyle w:val="a7"/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4795" w:type="dxa"/>
          </w:tcPr>
          <w:p w14:paraId="605EAF97" w14:textId="5DA1D671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文章内容</w:t>
            </w:r>
          </w:p>
        </w:tc>
      </w:tr>
      <w:tr w:rsidR="00E734B0" w14:paraId="248CF614" w14:textId="77777777" w:rsidTr="00E734B0">
        <w:trPr>
          <w:trHeight w:val="210"/>
        </w:trPr>
        <w:tc>
          <w:tcPr>
            <w:tcW w:w="1880" w:type="dxa"/>
          </w:tcPr>
          <w:p w14:paraId="74B02BA6" w14:textId="77C2F356" w:rsidR="00E734B0" w:rsidRDefault="00E734B0" w:rsidP="00733D6A">
            <w:pPr>
              <w:pStyle w:val="a7"/>
              <w:ind w:firstLineChars="0" w:firstLine="0"/>
            </w:pPr>
            <w:r>
              <w:rPr>
                <w:rFonts w:ascii="Arial" w:hAnsi="Arial" w:cs="Arial"/>
                <w:b/>
                <w:bCs/>
                <w:color w:val="434343"/>
                <w:szCs w:val="21"/>
                <w:shd w:val="clear" w:color="auto" w:fill="FCFCFE"/>
              </w:rPr>
              <w:t>Categories</w:t>
            </w:r>
          </w:p>
        </w:tc>
        <w:tc>
          <w:tcPr>
            <w:tcW w:w="1276" w:type="dxa"/>
          </w:tcPr>
          <w:p w14:paraId="25878534" w14:textId="77777777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4795" w:type="dxa"/>
          </w:tcPr>
          <w:p w14:paraId="5B0DE625" w14:textId="28B667B8" w:rsidR="00E734B0" w:rsidRDefault="00E734B0" w:rsidP="00360371">
            <w:pPr>
              <w:pStyle w:val="a7"/>
              <w:ind w:firstLineChars="0" w:firstLine="0"/>
            </w:pPr>
            <w:r>
              <w:rPr>
                <w:rFonts w:hint="eastAsia"/>
              </w:rPr>
              <w:t>文章分类</w:t>
            </w: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要闻</w:t>
            </w:r>
            <w:r>
              <w:rPr>
                <w:rFonts w:hint="eastAsia"/>
              </w:rPr>
              <w:t xml:space="preserve">  1</w:t>
            </w:r>
            <w:r>
              <w:rPr>
                <w:rFonts w:hint="eastAsia"/>
              </w:rPr>
              <w:t>：热点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：专题</w:t>
            </w:r>
          </w:p>
        </w:tc>
      </w:tr>
    </w:tbl>
    <w:p w14:paraId="2FF02421" w14:textId="414259B9" w:rsidR="00360371" w:rsidRDefault="00434390" w:rsidP="00120860">
      <w:pPr>
        <w:pStyle w:val="3"/>
      </w:pPr>
      <w:r w:rsidRPr="0076574D">
        <w:lastRenderedPageBreak/>
        <w:t>News_type</w:t>
      </w:r>
    </w:p>
    <w:tbl>
      <w:tblPr>
        <w:tblStyle w:val="aa"/>
        <w:tblW w:w="8045" w:type="dxa"/>
        <w:tblInd w:w="771" w:type="dxa"/>
        <w:tblLook w:val="04A0" w:firstRow="1" w:lastRow="0" w:firstColumn="1" w:lastColumn="0" w:noHBand="0" w:noVBand="1"/>
      </w:tblPr>
      <w:tblGrid>
        <w:gridCol w:w="2840"/>
        <w:gridCol w:w="2511"/>
        <w:gridCol w:w="2694"/>
      </w:tblGrid>
      <w:tr w:rsidR="00E734B0" w14:paraId="5868CD60" w14:textId="77777777" w:rsidTr="0076574D">
        <w:tc>
          <w:tcPr>
            <w:tcW w:w="2840" w:type="dxa"/>
          </w:tcPr>
          <w:p w14:paraId="7CC9BF01" w14:textId="4E315456" w:rsidR="00E734B0" w:rsidRDefault="00E734B0" w:rsidP="00CA560B">
            <w:r>
              <w:rPr>
                <w:rFonts w:hint="eastAsia"/>
              </w:rPr>
              <w:t>字段</w:t>
            </w:r>
          </w:p>
        </w:tc>
        <w:tc>
          <w:tcPr>
            <w:tcW w:w="2511" w:type="dxa"/>
          </w:tcPr>
          <w:p w14:paraId="62B17C9A" w14:textId="40DFF25C" w:rsidR="00E734B0" w:rsidRDefault="00E734B0" w:rsidP="00CA560B">
            <w:r>
              <w:rPr>
                <w:rFonts w:hint="eastAsia"/>
              </w:rPr>
              <w:t>类型</w:t>
            </w:r>
          </w:p>
        </w:tc>
        <w:tc>
          <w:tcPr>
            <w:tcW w:w="2694" w:type="dxa"/>
          </w:tcPr>
          <w:p w14:paraId="4E0607DF" w14:textId="718806D9" w:rsidR="00E734B0" w:rsidRDefault="00E734B0" w:rsidP="00CA560B">
            <w:r>
              <w:rPr>
                <w:rFonts w:hint="eastAsia"/>
              </w:rPr>
              <w:t>备注</w:t>
            </w:r>
          </w:p>
        </w:tc>
      </w:tr>
      <w:tr w:rsidR="00E734B0" w14:paraId="770AF27F" w14:textId="77777777" w:rsidTr="0076574D">
        <w:tc>
          <w:tcPr>
            <w:tcW w:w="2840" w:type="dxa"/>
          </w:tcPr>
          <w:p w14:paraId="479BD423" w14:textId="72BE7F58" w:rsidR="00E734B0" w:rsidRDefault="00E734B0" w:rsidP="00CA560B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511" w:type="dxa"/>
          </w:tcPr>
          <w:p w14:paraId="40260AA5" w14:textId="2B120E06" w:rsidR="00E734B0" w:rsidRDefault="00E734B0" w:rsidP="00CA560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2694" w:type="dxa"/>
          </w:tcPr>
          <w:p w14:paraId="0E73442C" w14:textId="0903EE05" w:rsidR="00E734B0" w:rsidRDefault="00E734B0" w:rsidP="00CA560B">
            <w:r>
              <w:rPr>
                <w:rFonts w:hint="eastAsia"/>
              </w:rPr>
              <w:t>主键</w:t>
            </w:r>
          </w:p>
        </w:tc>
      </w:tr>
      <w:tr w:rsidR="00E734B0" w14:paraId="6A6F16F5" w14:textId="77777777" w:rsidTr="0076574D">
        <w:tc>
          <w:tcPr>
            <w:tcW w:w="2840" w:type="dxa"/>
          </w:tcPr>
          <w:p w14:paraId="7A05D9E9" w14:textId="763A8A4C" w:rsidR="00E734B0" w:rsidRDefault="00E734B0" w:rsidP="00CA560B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511" w:type="dxa"/>
          </w:tcPr>
          <w:p w14:paraId="4D85AF83" w14:textId="7306E361" w:rsidR="00E734B0" w:rsidRDefault="00E734B0" w:rsidP="00CA560B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694" w:type="dxa"/>
          </w:tcPr>
          <w:p w14:paraId="1CAB15C6" w14:textId="4922319D" w:rsidR="00E734B0" w:rsidRDefault="00E734B0" w:rsidP="00CA560B">
            <w:r>
              <w:rPr>
                <w:rFonts w:hint="eastAsia"/>
              </w:rPr>
              <w:t>类型名称</w:t>
            </w:r>
          </w:p>
        </w:tc>
      </w:tr>
      <w:tr w:rsidR="00E734B0" w14:paraId="7A3AB5AB" w14:textId="77777777" w:rsidTr="0076574D">
        <w:tc>
          <w:tcPr>
            <w:tcW w:w="2840" w:type="dxa"/>
          </w:tcPr>
          <w:p w14:paraId="42D0A087" w14:textId="57B54083" w:rsidR="00E734B0" w:rsidRDefault="00E734B0" w:rsidP="00CA560B">
            <w:r>
              <w:t>R</w:t>
            </w:r>
            <w:r>
              <w:rPr>
                <w:rFonts w:hint="eastAsia"/>
              </w:rPr>
              <w:t>emark</w:t>
            </w:r>
          </w:p>
        </w:tc>
        <w:tc>
          <w:tcPr>
            <w:tcW w:w="2511" w:type="dxa"/>
          </w:tcPr>
          <w:p w14:paraId="58AB279E" w14:textId="761B8340" w:rsidR="00E734B0" w:rsidRDefault="00E734B0" w:rsidP="00CA560B"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2694" w:type="dxa"/>
          </w:tcPr>
          <w:p w14:paraId="391BCAAA" w14:textId="58C52501" w:rsidR="00E734B0" w:rsidRDefault="00E734B0" w:rsidP="00CA560B">
            <w:r>
              <w:rPr>
                <w:rFonts w:hint="eastAsia"/>
              </w:rPr>
              <w:t>备注</w:t>
            </w:r>
          </w:p>
        </w:tc>
      </w:tr>
    </w:tbl>
    <w:p w14:paraId="7A0D38FF" w14:textId="77777777" w:rsidR="001C7D79" w:rsidRDefault="001C7D79" w:rsidP="00CA560B"/>
    <w:p w14:paraId="6692CD7C" w14:textId="2978EB92" w:rsidR="00DD3998" w:rsidRDefault="00CA560B" w:rsidP="00120860">
      <w:pPr>
        <w:pStyle w:val="2"/>
      </w:pPr>
      <w:r w:rsidRPr="0076574D">
        <w:rPr>
          <w:rFonts w:hint="eastAsia"/>
        </w:rPr>
        <w:t>静态页</w:t>
      </w:r>
      <w:r w:rsidR="0076574D">
        <w:rPr>
          <w:rFonts w:hint="eastAsia"/>
        </w:rPr>
        <w:t>呈现</w:t>
      </w:r>
    </w:p>
    <w:p w14:paraId="545F952C" w14:textId="57AB6D74" w:rsidR="00DD3998" w:rsidRPr="0076574D" w:rsidRDefault="00DD3998" w:rsidP="00120860">
      <w:pPr>
        <w:pStyle w:val="3"/>
        <w:rPr>
          <w:ins w:id="0" w:author="Ai_ 慢热" w:date="2020-12-08T21:43:00Z"/>
        </w:rPr>
      </w:pPr>
      <w:r w:rsidRPr="0076574D">
        <w:rPr>
          <w:rFonts w:hint="eastAsia"/>
        </w:rPr>
        <w:t>新闻列表</w:t>
      </w:r>
    </w:p>
    <w:p w14:paraId="50E9111E" w14:textId="61731960" w:rsidR="001C7D79" w:rsidRDefault="001C7D79" w:rsidP="001C7D79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4CC8EDC5" wp14:editId="1B0DB071">
            <wp:extent cx="4673600" cy="5509553"/>
            <wp:effectExtent l="19050" t="19050" r="1270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dex.html.php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529" cy="5511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1590F" w14:textId="72FD4240" w:rsidR="00DD3998" w:rsidRDefault="00DD3998" w:rsidP="001C7D79">
      <w:pPr>
        <w:pStyle w:val="a7"/>
        <w:ind w:left="780" w:firstLineChars="0" w:firstLine="0"/>
      </w:pPr>
    </w:p>
    <w:p w14:paraId="052A9CFF" w14:textId="77777777" w:rsidR="004B6618" w:rsidRDefault="004B6618" w:rsidP="001C7D79">
      <w:pPr>
        <w:pStyle w:val="a7"/>
        <w:ind w:left="780" w:firstLineChars="0" w:firstLine="0"/>
      </w:pPr>
    </w:p>
    <w:p w14:paraId="707CE445" w14:textId="77777777" w:rsidR="004B6618" w:rsidRDefault="004B6618" w:rsidP="001C7D79">
      <w:pPr>
        <w:pStyle w:val="a7"/>
        <w:ind w:left="780" w:firstLineChars="0" w:firstLine="0"/>
      </w:pPr>
    </w:p>
    <w:p w14:paraId="78E38CF4" w14:textId="4ED585DA" w:rsidR="00DD3998" w:rsidRPr="0076574D" w:rsidRDefault="00DD3998" w:rsidP="00120860">
      <w:pPr>
        <w:pStyle w:val="3"/>
      </w:pPr>
      <w:r w:rsidRPr="0076574D">
        <w:rPr>
          <w:rFonts w:hint="eastAsia"/>
        </w:rPr>
        <w:t>后台控制页</w:t>
      </w:r>
    </w:p>
    <w:p w14:paraId="10AD7E12" w14:textId="6C1F4928" w:rsidR="00DD3998" w:rsidRDefault="004B6618" w:rsidP="001C7D79">
      <w:pPr>
        <w:pStyle w:val="a7"/>
        <w:ind w:left="780" w:firstLineChars="0" w:firstLine="0"/>
      </w:pPr>
      <w:r w:rsidRPr="004B6618">
        <w:rPr>
          <w:noProof/>
        </w:rPr>
        <w:drawing>
          <wp:inline distT="0" distB="0" distL="0" distR="0" wp14:anchorId="339D8169" wp14:editId="4F1D4692">
            <wp:extent cx="5274310" cy="2534237"/>
            <wp:effectExtent l="19050" t="19050" r="2159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956" cy="2535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68430" w14:textId="77777777" w:rsidR="0076574D" w:rsidRDefault="0076574D" w:rsidP="001C7D79">
      <w:pPr>
        <w:pStyle w:val="a7"/>
        <w:ind w:left="780" w:firstLineChars="0" w:firstLine="0"/>
      </w:pPr>
    </w:p>
    <w:p w14:paraId="74BBEDC5" w14:textId="77369047" w:rsidR="0076574D" w:rsidRDefault="004B6618" w:rsidP="001C7D79">
      <w:pPr>
        <w:pStyle w:val="a7"/>
        <w:ind w:left="780" w:firstLineChars="0" w:firstLine="0"/>
      </w:pPr>
      <w:r w:rsidRPr="004B6618">
        <w:rPr>
          <w:noProof/>
        </w:rPr>
        <w:drawing>
          <wp:inline distT="0" distB="0" distL="0" distR="0" wp14:anchorId="5D903AFC" wp14:editId="5E798401">
            <wp:extent cx="5274310" cy="2400593"/>
            <wp:effectExtent l="19050" t="19050" r="2159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20" cy="2401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EB015" w14:textId="4B339542" w:rsidR="004B6618" w:rsidRDefault="004B6618" w:rsidP="001C7D79">
      <w:pPr>
        <w:pStyle w:val="a7"/>
        <w:ind w:left="780" w:firstLineChars="0" w:firstLine="0"/>
      </w:pPr>
      <w:r w:rsidRPr="004B6618">
        <w:rPr>
          <w:noProof/>
        </w:rPr>
        <w:drawing>
          <wp:inline distT="0" distB="0" distL="0" distR="0" wp14:anchorId="5891F339" wp14:editId="02F7F880">
            <wp:extent cx="5274310" cy="237040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935" cy="23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E7BC" w14:textId="62F6A561" w:rsidR="004B6618" w:rsidRDefault="004B6618" w:rsidP="001C7D79">
      <w:pPr>
        <w:pStyle w:val="a7"/>
        <w:ind w:left="780" w:firstLineChars="0" w:firstLine="0"/>
      </w:pPr>
      <w:r w:rsidRPr="004B6618">
        <w:rPr>
          <w:noProof/>
        </w:rPr>
        <w:lastRenderedPageBreak/>
        <w:drawing>
          <wp:inline distT="0" distB="0" distL="0" distR="0" wp14:anchorId="1E0427B2" wp14:editId="4EFD3568">
            <wp:extent cx="5274310" cy="27038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68D6" w14:textId="60B36BC8" w:rsidR="004B6618" w:rsidRDefault="004B6618" w:rsidP="001C7D79">
      <w:pPr>
        <w:pStyle w:val="a7"/>
        <w:ind w:left="780" w:firstLineChars="0" w:firstLine="0"/>
      </w:pPr>
      <w:r w:rsidRPr="004B6618">
        <w:rPr>
          <w:noProof/>
        </w:rPr>
        <w:drawing>
          <wp:inline distT="0" distB="0" distL="0" distR="0" wp14:anchorId="5E3ACB45" wp14:editId="0BF3A6AF">
            <wp:extent cx="4672526" cy="1576621"/>
            <wp:effectExtent l="19050" t="19050" r="13970" b="241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7191" cy="1605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9DB32" w14:textId="572C6FE2" w:rsidR="004B6618" w:rsidRDefault="004B6618" w:rsidP="001C7D79">
      <w:pPr>
        <w:pStyle w:val="a7"/>
        <w:ind w:left="780" w:firstLineChars="0" w:firstLine="0"/>
      </w:pPr>
      <w:r w:rsidRPr="004B6618">
        <w:rPr>
          <w:noProof/>
        </w:rPr>
        <w:drawing>
          <wp:inline distT="0" distB="0" distL="0" distR="0" wp14:anchorId="76C34E92" wp14:editId="17BD6084">
            <wp:extent cx="5274310" cy="2792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1953" w14:textId="484E81E3" w:rsidR="004B6618" w:rsidRDefault="004B6618" w:rsidP="001C7D79">
      <w:pPr>
        <w:pStyle w:val="a7"/>
        <w:ind w:left="780" w:firstLineChars="0" w:firstLine="0"/>
      </w:pPr>
      <w:r w:rsidRPr="004B6618">
        <w:rPr>
          <w:noProof/>
        </w:rPr>
        <w:lastRenderedPageBreak/>
        <w:drawing>
          <wp:inline distT="0" distB="0" distL="0" distR="0" wp14:anchorId="72544565" wp14:editId="5372672A">
            <wp:extent cx="4098108" cy="1359583"/>
            <wp:effectExtent l="19050" t="19050" r="1714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850" cy="1364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932A6" w14:textId="0205CD28" w:rsidR="00DD3998" w:rsidRDefault="004B6618" w:rsidP="001C7D79">
      <w:pPr>
        <w:pStyle w:val="a7"/>
        <w:ind w:left="780" w:firstLineChars="0" w:firstLine="0"/>
      </w:pPr>
      <w:r w:rsidRPr="004B6618">
        <w:rPr>
          <w:noProof/>
        </w:rPr>
        <w:drawing>
          <wp:inline distT="0" distB="0" distL="0" distR="0" wp14:anchorId="0D8ABBD1" wp14:editId="070AB2F6">
            <wp:extent cx="3694821" cy="1457960"/>
            <wp:effectExtent l="19050" t="19050" r="20320" b="279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566" cy="1461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1202D" w14:textId="4C71BE4E" w:rsidR="00DD3998" w:rsidRPr="0076574D" w:rsidRDefault="00DD3998" w:rsidP="00120860">
      <w:pPr>
        <w:pStyle w:val="3"/>
      </w:pPr>
      <w:r w:rsidRPr="0076574D">
        <w:rPr>
          <w:rFonts w:hint="eastAsia"/>
        </w:rPr>
        <w:t>新闻展示页</w:t>
      </w:r>
    </w:p>
    <w:p w14:paraId="429E8A7B" w14:textId="3846324E" w:rsidR="00DD3998" w:rsidRDefault="00921A55" w:rsidP="001C7D79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458F2E4" wp14:editId="57627868">
            <wp:extent cx="5274310" cy="4255476"/>
            <wp:effectExtent l="19050" t="19050" r="215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s.html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01" cy="425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4A6D6" w14:textId="65814B0A" w:rsidR="00C11B66" w:rsidRDefault="00C11B66" w:rsidP="001C7D79">
      <w:pPr>
        <w:pStyle w:val="a7"/>
        <w:ind w:left="780" w:firstLineChars="0" w:firstLine="0"/>
      </w:pPr>
    </w:p>
    <w:p w14:paraId="33870DCD" w14:textId="3051636A" w:rsidR="002618F9" w:rsidRPr="007A3E33" w:rsidRDefault="002618F9" w:rsidP="0076574D">
      <w:pPr>
        <w:pStyle w:val="2"/>
      </w:pPr>
      <w:r w:rsidRPr="007A3E33">
        <w:rPr>
          <w:rFonts w:hint="eastAsia"/>
        </w:rPr>
        <w:lastRenderedPageBreak/>
        <w:t>动态呈现</w:t>
      </w:r>
    </w:p>
    <w:tbl>
      <w:tblPr>
        <w:tblStyle w:val="aa"/>
        <w:tblW w:w="8568" w:type="dxa"/>
        <w:jc w:val="center"/>
        <w:tblLook w:val="04A0" w:firstRow="1" w:lastRow="0" w:firstColumn="1" w:lastColumn="0" w:noHBand="0" w:noVBand="1"/>
      </w:tblPr>
      <w:tblGrid>
        <w:gridCol w:w="3596"/>
        <w:gridCol w:w="4972"/>
      </w:tblGrid>
      <w:tr w:rsidR="00A95434" w:rsidRPr="00A95434" w14:paraId="0D99987A" w14:textId="77777777" w:rsidTr="003563C9">
        <w:trPr>
          <w:trHeight w:val="529"/>
          <w:jc w:val="center"/>
        </w:trPr>
        <w:tc>
          <w:tcPr>
            <w:tcW w:w="3596" w:type="dxa"/>
            <w:vAlign w:val="center"/>
          </w:tcPr>
          <w:p w14:paraId="22DC3800" w14:textId="60A25E1D" w:rsidR="00A95434" w:rsidRPr="00A95434" w:rsidRDefault="00A95434" w:rsidP="00A95434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文件名</w:t>
            </w:r>
          </w:p>
        </w:tc>
        <w:tc>
          <w:tcPr>
            <w:tcW w:w="4972" w:type="dxa"/>
            <w:vAlign w:val="center"/>
          </w:tcPr>
          <w:p w14:paraId="755D0BC6" w14:textId="0BA45185" w:rsidR="00A95434" w:rsidRPr="00A95434" w:rsidRDefault="00A95434" w:rsidP="00A95434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描述</w:t>
            </w:r>
          </w:p>
        </w:tc>
      </w:tr>
      <w:tr w:rsidR="003563C9" w:rsidRPr="00A95434" w14:paraId="7438F48E" w14:textId="77777777" w:rsidTr="003563C9">
        <w:trPr>
          <w:trHeight w:val="1063"/>
          <w:jc w:val="center"/>
        </w:trPr>
        <w:tc>
          <w:tcPr>
            <w:tcW w:w="3596" w:type="dxa"/>
            <w:vAlign w:val="center"/>
          </w:tcPr>
          <w:p w14:paraId="587B4960" w14:textId="3F75C414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A95434">
              <w:rPr>
                <w:sz w:val="24"/>
                <w:szCs w:val="28"/>
              </w:rPr>
              <w:t>index.php</w:t>
            </w:r>
          </w:p>
        </w:tc>
        <w:tc>
          <w:tcPr>
            <w:tcW w:w="4972" w:type="dxa"/>
            <w:vAlign w:val="center"/>
          </w:tcPr>
          <w:p w14:paraId="0CBAC58A" w14:textId="23F00910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首页</w:t>
            </w:r>
            <w:r>
              <w:rPr>
                <w:rFonts w:hint="eastAsia"/>
                <w:sz w:val="24"/>
                <w:szCs w:val="28"/>
              </w:rPr>
              <w:t xml:space="preserve"> </w:t>
            </w:r>
            <w:r w:rsidRPr="00A95434">
              <w:rPr>
                <w:rFonts w:hint="eastAsia"/>
                <w:sz w:val="24"/>
                <w:szCs w:val="28"/>
              </w:rPr>
              <w:t>引用</w:t>
            </w:r>
            <w:r w:rsidRPr="00A95434">
              <w:rPr>
                <w:sz w:val="24"/>
                <w:szCs w:val="28"/>
              </w:rPr>
              <w:t xml:space="preserve">dataTreating.php </w:t>
            </w:r>
            <w:r w:rsidRPr="00A95434">
              <w:rPr>
                <w:rFonts w:hint="eastAsia"/>
                <w:sz w:val="24"/>
                <w:szCs w:val="28"/>
              </w:rPr>
              <w:t>循环输出新闻列表数据</w:t>
            </w:r>
          </w:p>
        </w:tc>
      </w:tr>
      <w:tr w:rsidR="003563C9" w:rsidRPr="00A95434" w14:paraId="3527FDEC" w14:textId="77777777" w:rsidTr="003563C9">
        <w:trPr>
          <w:trHeight w:val="1083"/>
          <w:jc w:val="center"/>
        </w:trPr>
        <w:tc>
          <w:tcPr>
            <w:tcW w:w="3596" w:type="dxa"/>
            <w:vAlign w:val="center"/>
          </w:tcPr>
          <w:p w14:paraId="480AD8FB" w14:textId="2365C6BB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A95434">
              <w:rPr>
                <w:sz w:val="24"/>
                <w:szCs w:val="28"/>
              </w:rPr>
              <w:t>admin.php</w:t>
            </w:r>
          </w:p>
        </w:tc>
        <w:tc>
          <w:tcPr>
            <w:tcW w:w="4972" w:type="dxa"/>
            <w:vAlign w:val="center"/>
          </w:tcPr>
          <w:p w14:paraId="6332F683" w14:textId="556EAC54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后台管理</w:t>
            </w:r>
            <w:r>
              <w:rPr>
                <w:rFonts w:hint="eastAsia"/>
                <w:sz w:val="24"/>
                <w:szCs w:val="28"/>
              </w:rPr>
              <w:t xml:space="preserve"> </w:t>
            </w:r>
            <w:r w:rsidRPr="00A95434">
              <w:rPr>
                <w:rFonts w:hint="eastAsia"/>
                <w:sz w:val="24"/>
                <w:szCs w:val="28"/>
              </w:rPr>
              <w:t>引用</w:t>
            </w:r>
            <w:r w:rsidRPr="00A95434">
              <w:rPr>
                <w:sz w:val="24"/>
                <w:szCs w:val="28"/>
              </w:rPr>
              <w:t>dataTreating.php</w:t>
            </w:r>
            <w:r w:rsidRPr="00A95434">
              <w:rPr>
                <w:rFonts w:hint="eastAsia"/>
                <w:sz w:val="24"/>
                <w:szCs w:val="28"/>
              </w:rPr>
              <w:t>文件使用</w:t>
            </w:r>
            <w:r w:rsidRPr="00A95434">
              <w:rPr>
                <w:rFonts w:hint="eastAsia"/>
                <w:sz w:val="24"/>
                <w:szCs w:val="28"/>
              </w:rPr>
              <w:t>$data</w:t>
            </w:r>
            <w:r w:rsidRPr="00A95434">
              <w:rPr>
                <w:rFonts w:hint="eastAsia"/>
                <w:sz w:val="24"/>
                <w:szCs w:val="28"/>
              </w:rPr>
              <w:t>对数据进行呈现</w:t>
            </w:r>
          </w:p>
        </w:tc>
      </w:tr>
      <w:tr w:rsidR="003563C9" w:rsidRPr="00A95434" w14:paraId="25A8FD7F" w14:textId="77777777" w:rsidTr="003563C9">
        <w:trPr>
          <w:trHeight w:val="1063"/>
          <w:jc w:val="center"/>
        </w:trPr>
        <w:tc>
          <w:tcPr>
            <w:tcW w:w="3596" w:type="dxa"/>
            <w:vAlign w:val="center"/>
          </w:tcPr>
          <w:p w14:paraId="5A4503A6" w14:textId="1B68707F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80186B">
              <w:rPr>
                <w:sz w:val="24"/>
                <w:szCs w:val="28"/>
              </w:rPr>
              <w:t>View</w:t>
            </w:r>
            <w:r>
              <w:rPr>
                <w:rFonts w:hint="eastAsia"/>
                <w:sz w:val="24"/>
                <w:szCs w:val="28"/>
              </w:rPr>
              <w:t>/</w:t>
            </w:r>
            <w:r w:rsidRPr="00A95434">
              <w:rPr>
                <w:sz w:val="24"/>
                <w:szCs w:val="28"/>
              </w:rPr>
              <w:t>news.php</w:t>
            </w:r>
          </w:p>
        </w:tc>
        <w:tc>
          <w:tcPr>
            <w:tcW w:w="4972" w:type="dxa"/>
            <w:vAlign w:val="center"/>
          </w:tcPr>
          <w:p w14:paraId="24A9EAFF" w14:textId="10B075A8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新闻展示页</w:t>
            </w:r>
            <w:r>
              <w:rPr>
                <w:sz w:val="24"/>
                <w:szCs w:val="28"/>
              </w:rPr>
              <w:t xml:space="preserve"> </w:t>
            </w:r>
            <w:r w:rsidRPr="00A95434">
              <w:rPr>
                <w:rFonts w:hint="eastAsia"/>
                <w:sz w:val="24"/>
                <w:szCs w:val="28"/>
              </w:rPr>
              <w:t>index.html</w:t>
            </w:r>
            <w:r w:rsidRPr="00A95434">
              <w:rPr>
                <w:rFonts w:hint="eastAsia"/>
                <w:sz w:val="24"/>
                <w:szCs w:val="28"/>
              </w:rPr>
              <w:t>页面传来数组中的索引，页面引用</w:t>
            </w:r>
            <w:r w:rsidRPr="00A95434">
              <w:rPr>
                <w:kern w:val="0"/>
                <w:sz w:val="24"/>
                <w:szCs w:val="28"/>
              </w:rPr>
              <w:t>dataTreating.php</w:t>
            </w:r>
            <w:r w:rsidRPr="00A95434">
              <w:rPr>
                <w:rFonts w:hint="eastAsia"/>
                <w:kern w:val="0"/>
                <w:sz w:val="24"/>
                <w:szCs w:val="28"/>
              </w:rPr>
              <w:t>呈现对应的新闻数据</w:t>
            </w:r>
          </w:p>
        </w:tc>
      </w:tr>
      <w:tr w:rsidR="003563C9" w:rsidRPr="00A95434" w14:paraId="00002F36" w14:textId="77777777" w:rsidTr="003563C9">
        <w:trPr>
          <w:trHeight w:val="529"/>
          <w:jc w:val="center"/>
        </w:trPr>
        <w:tc>
          <w:tcPr>
            <w:tcW w:w="3596" w:type="dxa"/>
            <w:vAlign w:val="center"/>
          </w:tcPr>
          <w:p w14:paraId="5F11C834" w14:textId="59F459CF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80186B">
              <w:rPr>
                <w:sz w:val="24"/>
                <w:szCs w:val="28"/>
              </w:rPr>
              <w:t>Controller</w:t>
            </w:r>
            <w:r>
              <w:rPr>
                <w:rFonts w:hint="eastAsia"/>
                <w:sz w:val="24"/>
                <w:szCs w:val="28"/>
              </w:rPr>
              <w:t>/</w:t>
            </w:r>
            <w:r w:rsidRPr="00A95434">
              <w:rPr>
                <w:sz w:val="24"/>
                <w:szCs w:val="28"/>
              </w:rPr>
              <w:t>databaseOperation.php</w:t>
            </w:r>
          </w:p>
        </w:tc>
        <w:tc>
          <w:tcPr>
            <w:tcW w:w="4972" w:type="dxa"/>
            <w:vAlign w:val="center"/>
          </w:tcPr>
          <w:p w14:paraId="483A4F47" w14:textId="0E264E1E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数据库操作，连接方法和查询方法</w:t>
            </w:r>
          </w:p>
        </w:tc>
      </w:tr>
      <w:tr w:rsidR="003563C9" w:rsidRPr="00A95434" w14:paraId="6B08D8B2" w14:textId="77777777" w:rsidTr="003563C9">
        <w:trPr>
          <w:trHeight w:val="1063"/>
          <w:jc w:val="center"/>
        </w:trPr>
        <w:tc>
          <w:tcPr>
            <w:tcW w:w="3596" w:type="dxa"/>
            <w:vAlign w:val="center"/>
          </w:tcPr>
          <w:p w14:paraId="221FEAFC" w14:textId="6B84B5FC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80186B">
              <w:rPr>
                <w:sz w:val="24"/>
                <w:szCs w:val="28"/>
              </w:rPr>
              <w:t>Controller</w:t>
            </w:r>
            <w:r>
              <w:rPr>
                <w:rFonts w:hint="eastAsia"/>
                <w:sz w:val="24"/>
                <w:szCs w:val="28"/>
              </w:rPr>
              <w:t>/</w:t>
            </w:r>
            <w:r w:rsidRPr="00A95434">
              <w:rPr>
                <w:sz w:val="24"/>
                <w:szCs w:val="28"/>
              </w:rPr>
              <w:t>dataTreating.php</w:t>
            </w:r>
          </w:p>
        </w:tc>
        <w:tc>
          <w:tcPr>
            <w:tcW w:w="4972" w:type="dxa"/>
            <w:vAlign w:val="center"/>
          </w:tcPr>
          <w:p w14:paraId="3D867A26" w14:textId="5D4679A9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数据处理，通过数据库查询方法取得数据并根据新闻</w:t>
            </w:r>
            <w:r w:rsidRPr="00A95434">
              <w:rPr>
                <w:rFonts w:hint="eastAsia"/>
                <w:sz w:val="24"/>
                <w:szCs w:val="28"/>
              </w:rPr>
              <w:t>id</w:t>
            </w:r>
            <w:r w:rsidRPr="00A95434">
              <w:rPr>
                <w:rFonts w:hint="eastAsia"/>
                <w:sz w:val="24"/>
                <w:szCs w:val="28"/>
              </w:rPr>
              <w:t>进行排序，供其他页面使用</w:t>
            </w:r>
          </w:p>
        </w:tc>
      </w:tr>
      <w:tr w:rsidR="003563C9" w:rsidRPr="00A95434" w14:paraId="3B291309" w14:textId="77777777" w:rsidTr="003563C9">
        <w:trPr>
          <w:trHeight w:val="1083"/>
          <w:jc w:val="center"/>
        </w:trPr>
        <w:tc>
          <w:tcPr>
            <w:tcW w:w="3596" w:type="dxa"/>
            <w:vAlign w:val="center"/>
          </w:tcPr>
          <w:p w14:paraId="5D671F0D" w14:textId="2C860913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80186B">
              <w:rPr>
                <w:sz w:val="24"/>
                <w:szCs w:val="28"/>
              </w:rPr>
              <w:t>View</w:t>
            </w:r>
            <w:r>
              <w:rPr>
                <w:rFonts w:hint="eastAsia"/>
                <w:sz w:val="24"/>
                <w:szCs w:val="28"/>
              </w:rPr>
              <w:t>/</w:t>
            </w:r>
            <w:r w:rsidRPr="00A95434">
              <w:rPr>
                <w:sz w:val="24"/>
                <w:szCs w:val="28"/>
              </w:rPr>
              <w:t>add.php</w:t>
            </w:r>
          </w:p>
        </w:tc>
        <w:tc>
          <w:tcPr>
            <w:tcW w:w="4972" w:type="dxa"/>
            <w:vAlign w:val="center"/>
          </w:tcPr>
          <w:p w14:paraId="581F1302" w14:textId="2D16ED1A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增加新闻</w:t>
            </w:r>
            <w:r w:rsidRPr="00A95434">
              <w:rPr>
                <w:rFonts w:hint="eastAsia"/>
                <w:sz w:val="24"/>
                <w:szCs w:val="28"/>
              </w:rPr>
              <w:t>admin</w:t>
            </w:r>
            <w:r w:rsidRPr="00A95434">
              <w:rPr>
                <w:rFonts w:hint="eastAsia"/>
                <w:sz w:val="24"/>
                <w:szCs w:val="28"/>
              </w:rPr>
              <w:t>页面传来</w:t>
            </w:r>
            <w:r w:rsidRPr="00A95434">
              <w:rPr>
                <w:rFonts w:hint="eastAsia"/>
                <w:sz w:val="24"/>
                <w:szCs w:val="28"/>
              </w:rPr>
              <w:t>post</w:t>
            </w:r>
            <w:r w:rsidRPr="00A95434">
              <w:rPr>
                <w:rFonts w:hint="eastAsia"/>
                <w:sz w:val="24"/>
                <w:szCs w:val="28"/>
              </w:rPr>
              <w:t>数据调用方法进行数据添加操作</w:t>
            </w:r>
          </w:p>
        </w:tc>
      </w:tr>
      <w:tr w:rsidR="003563C9" w:rsidRPr="00A95434" w14:paraId="3EBBA2A4" w14:textId="77777777" w:rsidTr="003563C9">
        <w:trPr>
          <w:trHeight w:val="1597"/>
          <w:jc w:val="center"/>
        </w:trPr>
        <w:tc>
          <w:tcPr>
            <w:tcW w:w="3596" w:type="dxa"/>
            <w:vAlign w:val="center"/>
          </w:tcPr>
          <w:p w14:paraId="3BF8DDD1" w14:textId="40E9A9BF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80186B">
              <w:rPr>
                <w:sz w:val="24"/>
                <w:szCs w:val="28"/>
              </w:rPr>
              <w:t>View</w:t>
            </w:r>
            <w:r>
              <w:rPr>
                <w:rFonts w:hint="eastAsia"/>
                <w:sz w:val="24"/>
                <w:szCs w:val="28"/>
              </w:rPr>
              <w:t>/</w:t>
            </w:r>
            <w:r w:rsidRPr="00A95434">
              <w:rPr>
                <w:sz w:val="24"/>
                <w:szCs w:val="28"/>
              </w:rPr>
              <w:t>delete.php</w:t>
            </w:r>
          </w:p>
        </w:tc>
        <w:tc>
          <w:tcPr>
            <w:tcW w:w="4972" w:type="dxa"/>
            <w:vAlign w:val="center"/>
          </w:tcPr>
          <w:p w14:paraId="55627F54" w14:textId="5F21E75E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anmin</w:t>
            </w:r>
            <w:r w:rsidRPr="00A95434">
              <w:rPr>
                <w:rFonts w:hint="eastAsia"/>
                <w:sz w:val="24"/>
                <w:szCs w:val="28"/>
              </w:rPr>
              <w:t>页面传来需要删除的数据的新闻</w:t>
            </w:r>
            <w:r w:rsidRPr="00A95434">
              <w:rPr>
                <w:rFonts w:hint="eastAsia"/>
                <w:sz w:val="24"/>
                <w:szCs w:val="28"/>
              </w:rPr>
              <w:t>id</w:t>
            </w:r>
            <w:r w:rsidRPr="00A95434">
              <w:rPr>
                <w:rFonts w:hint="eastAsia"/>
                <w:sz w:val="24"/>
                <w:szCs w:val="28"/>
              </w:rPr>
              <w:t>，根据新闻</w:t>
            </w:r>
            <w:r w:rsidRPr="00A95434">
              <w:rPr>
                <w:rFonts w:hint="eastAsia"/>
                <w:sz w:val="24"/>
                <w:szCs w:val="28"/>
              </w:rPr>
              <w:t>id</w:t>
            </w:r>
            <w:r w:rsidRPr="00A95434">
              <w:rPr>
                <w:rFonts w:hint="eastAsia"/>
                <w:sz w:val="24"/>
                <w:szCs w:val="28"/>
              </w:rPr>
              <w:t>做数据库数据删除操作</w:t>
            </w:r>
          </w:p>
        </w:tc>
      </w:tr>
      <w:tr w:rsidR="003563C9" w:rsidRPr="00A95434" w14:paraId="2591853E" w14:textId="77777777" w:rsidTr="003563C9">
        <w:trPr>
          <w:trHeight w:val="1063"/>
          <w:jc w:val="center"/>
        </w:trPr>
        <w:tc>
          <w:tcPr>
            <w:tcW w:w="3596" w:type="dxa"/>
            <w:vAlign w:val="center"/>
          </w:tcPr>
          <w:p w14:paraId="73C71DBD" w14:textId="6269623B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80186B">
              <w:rPr>
                <w:sz w:val="24"/>
                <w:szCs w:val="28"/>
              </w:rPr>
              <w:t>View</w:t>
            </w:r>
            <w:r>
              <w:rPr>
                <w:rFonts w:hint="eastAsia"/>
                <w:sz w:val="24"/>
                <w:szCs w:val="28"/>
              </w:rPr>
              <w:t>/</w:t>
            </w:r>
            <w:r w:rsidRPr="00A95434">
              <w:rPr>
                <w:sz w:val="24"/>
                <w:szCs w:val="28"/>
              </w:rPr>
              <w:t>modification.php</w:t>
            </w:r>
          </w:p>
        </w:tc>
        <w:tc>
          <w:tcPr>
            <w:tcW w:w="4972" w:type="dxa"/>
            <w:vAlign w:val="center"/>
          </w:tcPr>
          <w:p w14:paraId="38CCD844" w14:textId="7FEA61BF" w:rsidR="003563C9" w:rsidRPr="00A95434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修改页面</w:t>
            </w:r>
            <w:r w:rsidRPr="00A95434">
              <w:rPr>
                <w:rFonts w:hint="eastAsia"/>
                <w:sz w:val="24"/>
                <w:szCs w:val="28"/>
              </w:rPr>
              <w:t xml:space="preserve"> admin</w:t>
            </w:r>
            <w:r w:rsidRPr="00A95434">
              <w:rPr>
                <w:rFonts w:hint="eastAsia"/>
                <w:sz w:val="24"/>
                <w:szCs w:val="28"/>
              </w:rPr>
              <w:t>携带数组索引过来并引用</w:t>
            </w:r>
            <w:r w:rsidRPr="00A95434">
              <w:rPr>
                <w:sz w:val="24"/>
                <w:szCs w:val="28"/>
              </w:rPr>
              <w:t xml:space="preserve">dataTreating.php </w:t>
            </w:r>
            <w:r w:rsidRPr="00A95434">
              <w:rPr>
                <w:rFonts w:hint="eastAsia"/>
                <w:sz w:val="24"/>
                <w:szCs w:val="28"/>
              </w:rPr>
              <w:t>得到对应数据呈现再对应输入框中</w:t>
            </w:r>
          </w:p>
        </w:tc>
      </w:tr>
      <w:tr w:rsidR="003563C9" w:rsidRPr="00A95434" w14:paraId="170E2381" w14:textId="77777777" w:rsidTr="003563C9">
        <w:trPr>
          <w:trHeight w:val="1063"/>
          <w:jc w:val="center"/>
        </w:trPr>
        <w:tc>
          <w:tcPr>
            <w:tcW w:w="3596" w:type="dxa"/>
            <w:vAlign w:val="center"/>
          </w:tcPr>
          <w:p w14:paraId="25C4A0CB" w14:textId="5A2B8EAD" w:rsidR="003563C9" w:rsidRPr="00A95434" w:rsidRDefault="003563C9" w:rsidP="003563C9">
            <w:pPr>
              <w:pStyle w:val="a7"/>
              <w:ind w:firstLineChars="0" w:firstLine="0"/>
              <w:jc w:val="center"/>
              <w:rPr>
                <w:sz w:val="24"/>
                <w:szCs w:val="28"/>
              </w:rPr>
            </w:pPr>
            <w:r w:rsidRPr="0080186B">
              <w:rPr>
                <w:sz w:val="24"/>
                <w:szCs w:val="28"/>
              </w:rPr>
              <w:t>View</w:t>
            </w:r>
            <w:r>
              <w:rPr>
                <w:rFonts w:hint="eastAsia"/>
                <w:sz w:val="24"/>
                <w:szCs w:val="28"/>
              </w:rPr>
              <w:t>/</w:t>
            </w:r>
            <w:r w:rsidRPr="00A95434">
              <w:rPr>
                <w:sz w:val="24"/>
                <w:szCs w:val="28"/>
              </w:rPr>
              <w:t>change.php</w:t>
            </w:r>
          </w:p>
        </w:tc>
        <w:tc>
          <w:tcPr>
            <w:tcW w:w="4972" w:type="dxa"/>
            <w:vAlign w:val="center"/>
          </w:tcPr>
          <w:p w14:paraId="035961EB" w14:textId="540D654E" w:rsidR="003563C9" w:rsidRDefault="003563C9" w:rsidP="003563C9">
            <w:pPr>
              <w:pStyle w:val="a7"/>
              <w:ind w:firstLineChars="0" w:firstLine="0"/>
              <w:jc w:val="left"/>
              <w:rPr>
                <w:sz w:val="24"/>
                <w:szCs w:val="28"/>
              </w:rPr>
            </w:pPr>
            <w:r w:rsidRPr="00A95434">
              <w:rPr>
                <w:rFonts w:hint="eastAsia"/>
                <w:sz w:val="24"/>
                <w:szCs w:val="28"/>
              </w:rPr>
              <w:t>取得</w:t>
            </w:r>
            <w:r w:rsidRPr="00A95434">
              <w:rPr>
                <w:sz w:val="24"/>
                <w:szCs w:val="28"/>
              </w:rPr>
              <w:t>modification.php</w:t>
            </w:r>
            <w:r w:rsidRPr="00A95434">
              <w:rPr>
                <w:rFonts w:hint="eastAsia"/>
                <w:sz w:val="24"/>
                <w:szCs w:val="28"/>
              </w:rPr>
              <w:t>通过</w:t>
            </w:r>
            <w:r w:rsidRPr="00A95434">
              <w:rPr>
                <w:rFonts w:hint="eastAsia"/>
                <w:sz w:val="24"/>
                <w:szCs w:val="28"/>
              </w:rPr>
              <w:t>post</w:t>
            </w:r>
            <w:r w:rsidRPr="00A95434">
              <w:rPr>
                <w:rFonts w:hint="eastAsia"/>
                <w:sz w:val="24"/>
                <w:szCs w:val="28"/>
              </w:rPr>
              <w:t>传过来的数据并调用方法进行数据库修改操作</w:t>
            </w:r>
          </w:p>
        </w:tc>
      </w:tr>
    </w:tbl>
    <w:p w14:paraId="6B091517" w14:textId="77777777" w:rsidR="002618F9" w:rsidRDefault="002618F9" w:rsidP="002618F9">
      <w:pPr>
        <w:ind w:left="360"/>
        <w:rPr>
          <w:sz w:val="28"/>
          <w:szCs w:val="32"/>
        </w:rPr>
      </w:pPr>
    </w:p>
    <w:p w14:paraId="2C289CAB" w14:textId="3D0DA9EC" w:rsidR="00C11B66" w:rsidRPr="0076574D" w:rsidRDefault="0076574D" w:rsidP="0076574D">
      <w:pPr>
        <w:pStyle w:val="2"/>
      </w:pPr>
      <w:r w:rsidRPr="0076574D">
        <w:rPr>
          <w:rFonts w:hint="eastAsia"/>
        </w:rPr>
        <w:t>项目</w:t>
      </w:r>
      <w:r w:rsidR="00694A36" w:rsidRPr="0076574D">
        <w:rPr>
          <w:rFonts w:hint="eastAsia"/>
        </w:rPr>
        <w:t>部署</w:t>
      </w:r>
    </w:p>
    <w:p w14:paraId="55416B7A" w14:textId="44051ED4" w:rsidR="00694A36" w:rsidRDefault="001F5579" w:rsidP="00694A36">
      <w:pPr>
        <w:pStyle w:val="a7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t>先</w:t>
      </w:r>
      <w:r w:rsidR="00694A36">
        <w:rPr>
          <w:rFonts w:hint="eastAsia"/>
          <w:sz w:val="28"/>
          <w:szCs w:val="32"/>
        </w:rPr>
        <w:t>去</w:t>
      </w:r>
      <w:r w:rsidR="00694A36">
        <w:rPr>
          <w:rFonts w:hint="eastAsia"/>
          <w:sz w:val="28"/>
          <w:szCs w:val="32"/>
        </w:rPr>
        <w:t>phpmyadmin</w:t>
      </w:r>
      <w:r w:rsidR="00694A36">
        <w:rPr>
          <w:rFonts w:hint="eastAsia"/>
          <w:sz w:val="28"/>
          <w:szCs w:val="32"/>
        </w:rPr>
        <w:t>新建</w:t>
      </w:r>
      <w:r w:rsidR="00694A36">
        <w:rPr>
          <w:rFonts w:hint="eastAsia"/>
          <w:sz w:val="28"/>
          <w:szCs w:val="32"/>
        </w:rPr>
        <w:t>news</w:t>
      </w:r>
      <w:r w:rsidR="00694A36">
        <w:rPr>
          <w:rFonts w:hint="eastAsia"/>
          <w:sz w:val="28"/>
          <w:szCs w:val="32"/>
        </w:rPr>
        <w:t>表</w:t>
      </w:r>
      <w:r w:rsidR="007F1D21">
        <w:rPr>
          <w:rFonts w:hint="eastAsia"/>
          <w:sz w:val="28"/>
          <w:szCs w:val="32"/>
        </w:rPr>
        <w:t>，表中</w:t>
      </w:r>
      <w:r w:rsidR="00694A36">
        <w:rPr>
          <w:rFonts w:hint="eastAsia"/>
          <w:sz w:val="28"/>
          <w:szCs w:val="32"/>
        </w:rPr>
        <w:t>导入</w:t>
      </w:r>
      <w:r w:rsidR="00694A36">
        <w:rPr>
          <w:rFonts w:hint="eastAsia"/>
          <w:sz w:val="28"/>
          <w:szCs w:val="32"/>
        </w:rPr>
        <w:t>news</w:t>
      </w:r>
      <w:r w:rsidR="00694A36">
        <w:rPr>
          <w:sz w:val="28"/>
          <w:szCs w:val="32"/>
        </w:rPr>
        <w:t>.sql</w:t>
      </w:r>
      <w:r w:rsidR="00F72476">
        <w:rPr>
          <w:rFonts w:hint="eastAsia"/>
          <w:sz w:val="28"/>
          <w:szCs w:val="32"/>
        </w:rPr>
        <w:t>，</w:t>
      </w:r>
    </w:p>
    <w:p w14:paraId="3FEF71B4" w14:textId="137C848F" w:rsidR="007F1D21" w:rsidRDefault="007F1D21" w:rsidP="00694A36">
      <w:pPr>
        <w:pStyle w:val="a7"/>
        <w:ind w:left="780" w:firstLineChars="0" w:firstLine="0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然后将</w:t>
      </w:r>
      <w:r>
        <w:rPr>
          <w:rFonts w:hint="eastAsia"/>
          <w:sz w:val="28"/>
          <w:szCs w:val="32"/>
        </w:rPr>
        <w:t>news</w:t>
      </w:r>
      <w:r>
        <w:rPr>
          <w:rFonts w:hint="eastAsia"/>
          <w:sz w:val="28"/>
          <w:szCs w:val="32"/>
        </w:rPr>
        <w:t>文件夹放在</w:t>
      </w:r>
      <w:r>
        <w:rPr>
          <w:rFonts w:hint="eastAsia"/>
          <w:sz w:val="28"/>
          <w:szCs w:val="32"/>
        </w:rPr>
        <w:t>p</w:t>
      </w:r>
      <w:r>
        <w:rPr>
          <w:sz w:val="28"/>
          <w:szCs w:val="32"/>
        </w:rPr>
        <w:t>h</w:t>
      </w:r>
      <w:r>
        <w:rPr>
          <w:rFonts w:hint="eastAsia"/>
          <w:sz w:val="28"/>
          <w:szCs w:val="32"/>
        </w:rPr>
        <w:t>pStudy</w:t>
      </w:r>
      <w:r>
        <w:rPr>
          <w:rFonts w:hint="eastAsia"/>
          <w:sz w:val="28"/>
          <w:szCs w:val="32"/>
        </w:rPr>
        <w:t>指定目录下</w:t>
      </w:r>
      <w:r w:rsidR="00F72476">
        <w:rPr>
          <w:rFonts w:hint="eastAsia"/>
          <w:sz w:val="28"/>
          <w:szCs w:val="32"/>
        </w:rPr>
        <w:t>。</w:t>
      </w:r>
      <w:r>
        <w:rPr>
          <w:rFonts w:hint="eastAsia"/>
          <w:sz w:val="28"/>
          <w:szCs w:val="32"/>
        </w:rPr>
        <w:t>修改</w:t>
      </w:r>
    </w:p>
    <w:p w14:paraId="165646E2" w14:textId="5D2F7B46" w:rsidR="00325417" w:rsidRDefault="007F1D21" w:rsidP="00694A36">
      <w:pPr>
        <w:pStyle w:val="a7"/>
        <w:ind w:left="780" w:firstLineChars="0" w:firstLine="0"/>
        <w:rPr>
          <w:sz w:val="28"/>
          <w:szCs w:val="32"/>
        </w:rPr>
      </w:pPr>
      <w:r w:rsidRPr="007F1D21">
        <w:rPr>
          <w:sz w:val="28"/>
          <w:szCs w:val="32"/>
        </w:rPr>
        <w:t>databaseOperation.php</w:t>
      </w:r>
      <w:r>
        <w:rPr>
          <w:rFonts w:hint="eastAsia"/>
          <w:sz w:val="28"/>
          <w:szCs w:val="32"/>
        </w:rPr>
        <w:t>文件下的</w:t>
      </w:r>
      <w:r>
        <w:rPr>
          <w:rFonts w:hint="eastAsia"/>
          <w:sz w:val="28"/>
          <w:szCs w:val="32"/>
        </w:rPr>
        <w:t>$password</w:t>
      </w:r>
      <w:r>
        <w:rPr>
          <w:rFonts w:hint="eastAsia"/>
          <w:sz w:val="28"/>
          <w:szCs w:val="32"/>
        </w:rPr>
        <w:t>为自己的数据库密码</w:t>
      </w:r>
      <w:r w:rsidR="00F72476">
        <w:rPr>
          <w:rFonts w:hint="eastAsia"/>
          <w:sz w:val="28"/>
          <w:szCs w:val="32"/>
        </w:rPr>
        <w:t>，</w:t>
      </w:r>
      <w:r w:rsidR="002B42BF">
        <w:rPr>
          <w:rFonts w:hint="eastAsia"/>
          <w:sz w:val="28"/>
          <w:szCs w:val="32"/>
        </w:rPr>
        <w:t>change</w:t>
      </w:r>
      <w:r w:rsidR="002B42BF">
        <w:rPr>
          <w:sz w:val="28"/>
          <w:szCs w:val="32"/>
        </w:rPr>
        <w:t>.php</w:t>
      </w:r>
      <w:r w:rsidR="002B42BF">
        <w:rPr>
          <w:rFonts w:hint="eastAsia"/>
          <w:sz w:val="28"/>
          <w:szCs w:val="32"/>
        </w:rPr>
        <w:t>也需要改</w:t>
      </w:r>
      <w:r w:rsidR="00F72476">
        <w:rPr>
          <w:rFonts w:hint="eastAsia"/>
          <w:sz w:val="28"/>
          <w:szCs w:val="32"/>
        </w:rPr>
        <w:t>。</w:t>
      </w:r>
      <w:r w:rsidR="002C0821">
        <w:rPr>
          <w:rFonts w:hint="eastAsia"/>
          <w:sz w:val="28"/>
          <w:szCs w:val="32"/>
        </w:rPr>
        <w:t>访问所在端口下的</w:t>
      </w:r>
      <w:r w:rsidR="002C0821" w:rsidRPr="002C0821">
        <w:rPr>
          <w:sz w:val="28"/>
          <w:szCs w:val="32"/>
        </w:rPr>
        <w:t>/news</w:t>
      </w:r>
      <w:r w:rsidR="002C0821">
        <w:rPr>
          <w:rFonts w:hint="eastAsia"/>
          <w:sz w:val="28"/>
          <w:szCs w:val="32"/>
        </w:rPr>
        <w:t>即可显示首页</w:t>
      </w:r>
      <w:r w:rsidR="00B0130D">
        <w:rPr>
          <w:rFonts w:hint="eastAsia"/>
          <w:sz w:val="28"/>
          <w:szCs w:val="32"/>
        </w:rPr>
        <w:t>例</w:t>
      </w:r>
      <w:r w:rsidR="002B42BF">
        <w:rPr>
          <w:sz w:val="28"/>
          <w:szCs w:val="32"/>
        </w:rPr>
        <w:tab/>
      </w:r>
      <w:r w:rsidR="002B42BF">
        <w:rPr>
          <w:sz w:val="28"/>
          <w:szCs w:val="32"/>
        </w:rPr>
        <w:tab/>
      </w:r>
      <w:r w:rsidR="002B42BF">
        <w:rPr>
          <w:sz w:val="28"/>
          <w:szCs w:val="32"/>
        </w:rPr>
        <w:tab/>
      </w:r>
      <w:r w:rsidR="002B42BF">
        <w:rPr>
          <w:sz w:val="28"/>
          <w:szCs w:val="32"/>
        </w:rPr>
        <w:tab/>
      </w:r>
      <w:r w:rsidR="002B42BF">
        <w:rPr>
          <w:sz w:val="28"/>
          <w:szCs w:val="32"/>
        </w:rPr>
        <w:tab/>
      </w:r>
      <w:hyperlink r:id="rId23" w:history="1">
        <w:r w:rsidR="00F72476" w:rsidRPr="00745C61">
          <w:rPr>
            <w:rStyle w:val="ac"/>
            <w:sz w:val="28"/>
            <w:szCs w:val="32"/>
          </w:rPr>
          <w:t>http://127.0.0.1:8086/news</w:t>
        </w:r>
      </w:hyperlink>
      <w:r w:rsidR="00B0130D">
        <w:rPr>
          <w:sz w:val="28"/>
          <w:szCs w:val="32"/>
        </w:rPr>
        <w:t xml:space="preserve"> </w:t>
      </w:r>
      <w:r w:rsidR="00B0130D">
        <w:rPr>
          <w:rFonts w:hint="eastAsia"/>
          <w:sz w:val="28"/>
          <w:szCs w:val="32"/>
        </w:rPr>
        <w:t>访问</w:t>
      </w:r>
      <w:hyperlink r:id="rId24" w:history="1">
        <w:r w:rsidR="00B0130D" w:rsidRPr="00114B3D">
          <w:rPr>
            <w:rStyle w:val="ac"/>
            <w:sz w:val="28"/>
            <w:szCs w:val="32"/>
          </w:rPr>
          <w:t>http://127.0.0.1:8086/news/admin.php</w:t>
        </w:r>
      </w:hyperlink>
      <w:r w:rsidR="00B0130D">
        <w:rPr>
          <w:rFonts w:hint="eastAsia"/>
          <w:sz w:val="28"/>
          <w:szCs w:val="32"/>
        </w:rPr>
        <w:t>即可显示后台管理页</w:t>
      </w:r>
    </w:p>
    <w:p w14:paraId="27FE2454" w14:textId="1E7DA2E8" w:rsidR="003023BD" w:rsidRPr="0076574D" w:rsidRDefault="003023BD" w:rsidP="0076574D">
      <w:pPr>
        <w:pStyle w:val="2"/>
      </w:pPr>
      <w:r w:rsidRPr="0076574D">
        <w:rPr>
          <w:rFonts w:hint="eastAsia"/>
        </w:rPr>
        <w:t>反思</w:t>
      </w:r>
    </w:p>
    <w:p w14:paraId="7AD661C9" w14:textId="77777777" w:rsidR="00E64BCC" w:rsidRDefault="00A95434" w:rsidP="003023BD">
      <w:pPr>
        <w:pStyle w:val="a7"/>
        <w:ind w:left="780" w:firstLineChars="0" w:firstLine="0"/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 w:rsidR="003023BD">
        <w:rPr>
          <w:rFonts w:hint="eastAsia"/>
          <w:sz w:val="28"/>
          <w:szCs w:val="32"/>
        </w:rPr>
        <w:t>写代码定要沉下心先花大量时间思考全局。页面如何布局，数据如何呈现，每一步操作先在脑中进行模拟，再来画草图。切不可心急想到什么就是什么。不然写着后端代码发现页面结构不对再来改是非常吃力的，后端代码的思路会断掉，心情也会变烦躁，页面代码的质量也就随之变差，效率也会</w:t>
      </w:r>
      <w:r w:rsidR="001C2C69">
        <w:rPr>
          <w:rFonts w:hint="eastAsia"/>
          <w:sz w:val="28"/>
          <w:szCs w:val="32"/>
        </w:rPr>
        <w:t>变低</w:t>
      </w:r>
      <w:r>
        <w:rPr>
          <w:rFonts w:hint="eastAsia"/>
          <w:sz w:val="28"/>
          <w:szCs w:val="32"/>
        </w:rPr>
        <w:t>。</w:t>
      </w: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 w:rsidR="001C2C69">
        <w:rPr>
          <w:rFonts w:hint="eastAsia"/>
          <w:sz w:val="28"/>
          <w:szCs w:val="32"/>
        </w:rPr>
        <w:t>在一个就是关于后端代码书写问题，功能函数尽量放在一个文件中，写之前也要做全局思考，对每个函数的功能做精确定位，分好职责，降低耦合度，不要胡写一通，到后面发现可以分再来拆。</w:t>
      </w:r>
    </w:p>
    <w:p w14:paraId="16719569" w14:textId="44920818" w:rsidR="003023BD" w:rsidRDefault="00E64BCC" w:rsidP="003023BD">
      <w:pPr>
        <w:pStyle w:val="a7"/>
        <w:ind w:left="780" w:firstLineChars="0" w:firstLine="0"/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 w:rsidR="001C2C69">
        <w:rPr>
          <w:rFonts w:hint="eastAsia"/>
          <w:sz w:val="28"/>
          <w:szCs w:val="32"/>
        </w:rPr>
        <w:t>最后就是注释，要在写代码的同时书写注释，</w:t>
      </w:r>
      <w:r w:rsidR="002618F9">
        <w:rPr>
          <w:rFonts w:hint="eastAsia"/>
          <w:sz w:val="28"/>
          <w:szCs w:val="32"/>
        </w:rPr>
        <w:t>写完代码在写注释是不好的习惯。</w:t>
      </w:r>
    </w:p>
    <w:p w14:paraId="58ABF41F" w14:textId="45AB98DF" w:rsidR="00694A36" w:rsidRPr="007F1D21" w:rsidRDefault="00E64BCC" w:rsidP="00694A36">
      <w:pPr>
        <w:pStyle w:val="a7"/>
        <w:ind w:left="780" w:firstLineChars="0" w:firstLine="0"/>
        <w:rPr>
          <w:sz w:val="28"/>
          <w:szCs w:val="32"/>
        </w:rPr>
      </w:pP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>
        <w:rPr>
          <w:sz w:val="28"/>
          <w:szCs w:val="32"/>
        </w:rPr>
        <w:tab/>
      </w:r>
      <w:r w:rsidR="001C2C69">
        <w:rPr>
          <w:rFonts w:hint="eastAsia"/>
          <w:sz w:val="28"/>
          <w:szCs w:val="32"/>
        </w:rPr>
        <w:t>以上谨记。当然如何将代码写得优雅不是一时半会的事，要通过大量的练习才能精进。</w:t>
      </w:r>
    </w:p>
    <w:sectPr w:rsidR="00694A36" w:rsidRPr="007F1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C5089" w14:textId="77777777" w:rsidR="00D15D4B" w:rsidRDefault="00D15D4B" w:rsidP="00C142A3">
      <w:r>
        <w:separator/>
      </w:r>
    </w:p>
  </w:endnote>
  <w:endnote w:type="continuationSeparator" w:id="0">
    <w:p w14:paraId="4051A8EE" w14:textId="77777777" w:rsidR="00D15D4B" w:rsidRDefault="00D15D4B" w:rsidP="00C142A3">
      <w:r>
        <w:continuationSeparator/>
      </w:r>
    </w:p>
  </w:endnote>
  <w:endnote w:type="continuationNotice" w:id="1">
    <w:p w14:paraId="51191046" w14:textId="77777777" w:rsidR="00D15D4B" w:rsidRDefault="00D15D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0C4C0" w14:textId="77777777" w:rsidR="00D15D4B" w:rsidRDefault="00D15D4B" w:rsidP="00C142A3">
      <w:r>
        <w:separator/>
      </w:r>
    </w:p>
  </w:footnote>
  <w:footnote w:type="continuationSeparator" w:id="0">
    <w:p w14:paraId="079B37A6" w14:textId="77777777" w:rsidR="00D15D4B" w:rsidRDefault="00D15D4B" w:rsidP="00C142A3">
      <w:r>
        <w:continuationSeparator/>
      </w:r>
    </w:p>
  </w:footnote>
  <w:footnote w:type="continuationNotice" w:id="1">
    <w:p w14:paraId="243681AB" w14:textId="77777777" w:rsidR="00D15D4B" w:rsidRDefault="00D15D4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B439A"/>
    <w:multiLevelType w:val="hybridMultilevel"/>
    <w:tmpl w:val="7AFC93FE"/>
    <w:lvl w:ilvl="0" w:tplc="445835F6">
      <w:start w:val="1"/>
      <w:numFmt w:val="japaneseCounting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217037"/>
    <w:multiLevelType w:val="hybridMultilevel"/>
    <w:tmpl w:val="59D8102A"/>
    <w:lvl w:ilvl="0" w:tplc="115EB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5D5D14"/>
    <w:multiLevelType w:val="hybridMultilevel"/>
    <w:tmpl w:val="478C48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786C31"/>
    <w:multiLevelType w:val="hybridMultilevel"/>
    <w:tmpl w:val="93F0F826"/>
    <w:lvl w:ilvl="0" w:tplc="E012C362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i_ 慢热">
    <w15:presenceInfo w15:providerId="Windows Live" w15:userId="c40328710db315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10C"/>
    <w:rsid w:val="000202CD"/>
    <w:rsid w:val="000B38B2"/>
    <w:rsid w:val="000C299E"/>
    <w:rsid w:val="000E0DAF"/>
    <w:rsid w:val="00120860"/>
    <w:rsid w:val="00155720"/>
    <w:rsid w:val="0018703E"/>
    <w:rsid w:val="001B09F0"/>
    <w:rsid w:val="001C2C69"/>
    <w:rsid w:val="001C7D79"/>
    <w:rsid w:val="001F1B05"/>
    <w:rsid w:val="001F5579"/>
    <w:rsid w:val="002618F9"/>
    <w:rsid w:val="00263B29"/>
    <w:rsid w:val="002B42BF"/>
    <w:rsid w:val="002C0821"/>
    <w:rsid w:val="003023BD"/>
    <w:rsid w:val="00304DB1"/>
    <w:rsid w:val="00325417"/>
    <w:rsid w:val="003563C9"/>
    <w:rsid w:val="00360371"/>
    <w:rsid w:val="00375415"/>
    <w:rsid w:val="0039395C"/>
    <w:rsid w:val="003D6DAE"/>
    <w:rsid w:val="00434390"/>
    <w:rsid w:val="00452B78"/>
    <w:rsid w:val="004B6618"/>
    <w:rsid w:val="004B7052"/>
    <w:rsid w:val="00694A36"/>
    <w:rsid w:val="0070368B"/>
    <w:rsid w:val="0076574D"/>
    <w:rsid w:val="007A3E33"/>
    <w:rsid w:val="007A44BD"/>
    <w:rsid w:val="007F1D21"/>
    <w:rsid w:val="0080186B"/>
    <w:rsid w:val="00823395"/>
    <w:rsid w:val="00860716"/>
    <w:rsid w:val="008E4FCE"/>
    <w:rsid w:val="00921A55"/>
    <w:rsid w:val="00922AC5"/>
    <w:rsid w:val="009406B5"/>
    <w:rsid w:val="00946887"/>
    <w:rsid w:val="00A72FBA"/>
    <w:rsid w:val="00A95434"/>
    <w:rsid w:val="00B0130D"/>
    <w:rsid w:val="00BA710C"/>
    <w:rsid w:val="00C11B66"/>
    <w:rsid w:val="00C142A3"/>
    <w:rsid w:val="00C42E65"/>
    <w:rsid w:val="00C500F6"/>
    <w:rsid w:val="00CA560B"/>
    <w:rsid w:val="00CD0989"/>
    <w:rsid w:val="00D15D4B"/>
    <w:rsid w:val="00DB1622"/>
    <w:rsid w:val="00DD3998"/>
    <w:rsid w:val="00E0049B"/>
    <w:rsid w:val="00E64BCC"/>
    <w:rsid w:val="00E66F65"/>
    <w:rsid w:val="00E734B0"/>
    <w:rsid w:val="00EC463C"/>
    <w:rsid w:val="00F40F3D"/>
    <w:rsid w:val="00F72476"/>
    <w:rsid w:val="00FC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1099E"/>
  <w15:docId w15:val="{9957383C-D054-4092-959E-DE30FCFC4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42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57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08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42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42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42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42A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142A3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C142A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42E6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42E65"/>
    <w:rPr>
      <w:sz w:val="18"/>
      <w:szCs w:val="18"/>
    </w:rPr>
  </w:style>
  <w:style w:type="table" w:styleId="aa">
    <w:name w:val="Table Grid"/>
    <w:basedOn w:val="a1"/>
    <w:uiPriority w:val="59"/>
    <w:rsid w:val="003603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Revision"/>
    <w:hidden/>
    <w:uiPriority w:val="99"/>
    <w:semiHidden/>
    <w:rsid w:val="00DD3998"/>
  </w:style>
  <w:style w:type="character" w:styleId="ac">
    <w:name w:val="Hyperlink"/>
    <w:basedOn w:val="a0"/>
    <w:uiPriority w:val="99"/>
    <w:unhideWhenUsed/>
    <w:rsid w:val="00946887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B0130D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7657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2086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2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dict.youdao.com/w/news%20content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ict.youdao.com/w/release%20time/" TargetMode="External"/><Relationship Id="rId24" Type="http://schemas.openxmlformats.org/officeDocument/2006/relationships/hyperlink" Target="http://127.0.0.1:8086/news/admin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127.0.0.1:8086/new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75EF9B-0E29-4EA9-A26B-AEC827652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9</Pages>
  <Words>266</Words>
  <Characters>1522</Characters>
  <Application>Microsoft Office Word</Application>
  <DocSecurity>0</DocSecurity>
  <Lines>12</Lines>
  <Paragraphs>3</Paragraphs>
  <ScaleCrop>false</ScaleCrop>
  <Company>Micorosoft</Company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Micorosoft</dc:creator>
  <cp:keywords/>
  <dc:description/>
  <cp:lastModifiedBy>Ai_ 慢热</cp:lastModifiedBy>
  <cp:revision>35</cp:revision>
  <dcterms:created xsi:type="dcterms:W3CDTF">2020-12-07T01:16:00Z</dcterms:created>
  <dcterms:modified xsi:type="dcterms:W3CDTF">2020-12-14T09:27:00Z</dcterms:modified>
</cp:coreProperties>
</file>